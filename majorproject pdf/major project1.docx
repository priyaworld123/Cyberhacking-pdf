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4E3C" w:rsidRDefault="00CB1ECB" w:rsidP="00CB1ECB">
      <w:pPr>
        <w:pStyle w:val="ListParagraph"/>
        <w:rPr>
          <w:b/>
          <w:sz w:val="44"/>
          <w:szCs w:val="44"/>
        </w:rPr>
      </w:pPr>
      <w:r w:rsidRPr="00CB1ECB">
        <w:rPr>
          <w:b/>
          <w:sz w:val="44"/>
          <w:szCs w:val="44"/>
        </w:rPr>
        <w:t>PROBLEM STATEMENT:</w:t>
      </w:r>
    </w:p>
    <w:p w:rsidR="00CB1ECB" w:rsidRDefault="00CB1ECB" w:rsidP="00CB1ECB">
      <w:pPr>
        <w:pStyle w:val="Default"/>
        <w:ind w:left="720"/>
      </w:pPr>
      <w:r>
        <w:t xml:space="preserve"> </w:t>
      </w:r>
    </w:p>
    <w:p w:rsidR="00CB1ECB" w:rsidRPr="00CB1ECB" w:rsidRDefault="00CB1ECB" w:rsidP="00CB1ECB">
      <w:pPr>
        <w:pStyle w:val="Default"/>
        <w:rPr>
          <w:sz w:val="28"/>
          <w:szCs w:val="28"/>
        </w:rPr>
      </w:pPr>
      <w:r w:rsidRPr="00CB1ECB">
        <w:rPr>
          <w:sz w:val="28"/>
          <w:szCs w:val="28"/>
        </w:rPr>
        <w:t xml:space="preserve">1. Perform Scanning Module by using </w:t>
      </w:r>
      <w:proofErr w:type="spellStart"/>
      <w:r w:rsidRPr="00CB1ECB">
        <w:rPr>
          <w:sz w:val="28"/>
          <w:szCs w:val="28"/>
        </w:rPr>
        <w:t>Nmap</w:t>
      </w:r>
      <w:proofErr w:type="spellEnd"/>
      <w:r w:rsidRPr="00CB1ECB">
        <w:rPr>
          <w:sz w:val="28"/>
          <w:szCs w:val="28"/>
        </w:rPr>
        <w:t xml:space="preserve"> tool (Download from Internet) and scan </w:t>
      </w:r>
      <w:proofErr w:type="spellStart"/>
      <w:r w:rsidRPr="00CB1ECB">
        <w:rPr>
          <w:sz w:val="28"/>
          <w:szCs w:val="28"/>
        </w:rPr>
        <w:t>kalilinux</w:t>
      </w:r>
      <w:proofErr w:type="spellEnd"/>
      <w:r w:rsidRPr="00CB1ECB">
        <w:rPr>
          <w:sz w:val="28"/>
          <w:szCs w:val="28"/>
        </w:rPr>
        <w:t xml:space="preserve"> and Windows 7 machine and find the open/closed ports </w:t>
      </w:r>
      <w:r>
        <w:rPr>
          <w:sz w:val="28"/>
          <w:szCs w:val="28"/>
        </w:rPr>
        <w:t>and services running on machine.</w:t>
      </w:r>
    </w:p>
    <w:p w:rsidR="00CB1ECB" w:rsidRDefault="00CB1ECB" w:rsidP="00CB1ECB">
      <w:pPr>
        <w:pStyle w:val="ListParagraph"/>
        <w:rPr>
          <w:rFonts w:ascii="Calibri" w:hAnsi="Calibri"/>
          <w:sz w:val="28"/>
          <w:szCs w:val="28"/>
        </w:rPr>
      </w:pPr>
      <w:r w:rsidRPr="00CB1ECB">
        <w:rPr>
          <w:rFonts w:ascii="Calibri" w:hAnsi="Calibri"/>
          <w:sz w:val="28"/>
          <w:szCs w:val="28"/>
        </w:rPr>
        <w:t xml:space="preserve">Hacker </w:t>
      </w:r>
      <w:proofErr w:type="gramStart"/>
      <w:r w:rsidRPr="00CB1ECB">
        <w:rPr>
          <w:rFonts w:ascii="Calibri" w:hAnsi="Calibri"/>
          <w:sz w:val="28"/>
          <w:szCs w:val="28"/>
        </w:rPr>
        <w:t>Machine :</w:t>
      </w:r>
      <w:proofErr w:type="gramEnd"/>
      <w:r w:rsidRPr="00CB1ECB">
        <w:rPr>
          <w:rFonts w:ascii="Calibri" w:hAnsi="Calibri"/>
          <w:sz w:val="28"/>
          <w:szCs w:val="28"/>
        </w:rPr>
        <w:t xml:space="preserve"> Windows 10 </w:t>
      </w:r>
    </w:p>
    <w:p w:rsidR="00CB1ECB" w:rsidRDefault="00CB1ECB" w:rsidP="00CB1ECB">
      <w:pPr>
        <w:pStyle w:val="ListParagraph"/>
      </w:pPr>
      <w:r w:rsidRPr="00CB1ECB">
        <w:rPr>
          <w:rFonts w:ascii="Calibri" w:hAnsi="Calibri"/>
          <w:sz w:val="28"/>
          <w:szCs w:val="28"/>
        </w:rPr>
        <w:t xml:space="preserve">Victim </w:t>
      </w:r>
      <w:proofErr w:type="gramStart"/>
      <w:r w:rsidRPr="00CB1ECB">
        <w:rPr>
          <w:rFonts w:ascii="Calibri" w:hAnsi="Calibri"/>
          <w:sz w:val="28"/>
          <w:szCs w:val="28"/>
        </w:rPr>
        <w:t>machine :</w:t>
      </w:r>
      <w:proofErr w:type="gramEnd"/>
      <w:r w:rsidRPr="00CB1ECB">
        <w:rPr>
          <w:rFonts w:ascii="Calibri" w:hAnsi="Calibri"/>
          <w:sz w:val="28"/>
          <w:szCs w:val="28"/>
        </w:rPr>
        <w:t xml:space="preserve"> Kali Linux and Windows</w:t>
      </w:r>
      <w:r>
        <w:t xml:space="preserve"> </w:t>
      </w:r>
    </w:p>
    <w:p w:rsidR="00CB1ECB" w:rsidRPr="00CB1ECB" w:rsidRDefault="00CB1ECB" w:rsidP="00CB1ECB">
      <w:pPr>
        <w:pStyle w:val="ListParagraph"/>
        <w:rPr>
          <w:b/>
          <w:sz w:val="40"/>
          <w:szCs w:val="40"/>
        </w:rPr>
      </w:pPr>
    </w:p>
    <w:p w:rsidR="00CF643C" w:rsidRDefault="006C24BE" w:rsidP="00CF643C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</w:t>
      </w:r>
      <w:r w:rsidR="00CB1ECB" w:rsidRPr="00CB1ECB">
        <w:rPr>
          <w:b/>
          <w:sz w:val="40"/>
          <w:szCs w:val="40"/>
        </w:rPr>
        <w:t>SOLUTION:</w:t>
      </w:r>
    </w:p>
    <w:p w:rsidR="00CF643C" w:rsidRPr="00CF643C" w:rsidRDefault="00CF643C" w:rsidP="00CF643C">
      <w:pPr>
        <w:rPr>
          <w:b/>
          <w:sz w:val="40"/>
          <w:szCs w:val="40"/>
        </w:rPr>
      </w:pPr>
      <w:r w:rsidRPr="00CF643C">
        <w:rPr>
          <w:b/>
          <w:sz w:val="40"/>
          <w:szCs w:val="40"/>
        </w:rPr>
        <w:t>WHAT IS NMAP</w:t>
      </w:r>
      <w:r>
        <w:rPr>
          <w:b/>
          <w:sz w:val="40"/>
          <w:szCs w:val="40"/>
        </w:rPr>
        <w:t>?</w:t>
      </w:r>
    </w:p>
    <w:p w:rsidR="00CF643C" w:rsidRPr="00CF643C" w:rsidRDefault="00CF643C" w:rsidP="00CF643C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  <w:lang w:eastAsia="en-IN"/>
        </w:rPr>
      </w:pPr>
      <w:proofErr w:type="spellStart"/>
      <w:r w:rsidRPr="00CF643C">
        <w:rPr>
          <w:rFonts w:eastAsia="Times New Roman" w:cs="Times New Roman"/>
          <w:b/>
          <w:bCs/>
          <w:color w:val="000000"/>
          <w:sz w:val="28"/>
          <w:szCs w:val="28"/>
          <w:lang w:eastAsia="en-IN"/>
        </w:rPr>
        <w:t>Nmap</w:t>
      </w:r>
      <w:proofErr w:type="spellEnd"/>
      <w:r w:rsidRPr="00CF643C">
        <w:rPr>
          <w:rFonts w:eastAsia="Times New Roman" w:cs="Times New Roman"/>
          <w:color w:val="000000"/>
          <w:sz w:val="28"/>
          <w:szCs w:val="28"/>
          <w:lang w:eastAsia="en-IN"/>
        </w:rPr>
        <w:t xml:space="preserve"> is an open-source utility for network discovery. Network </w:t>
      </w:r>
      <w:proofErr w:type="spellStart"/>
      <w:r w:rsidRPr="00CF643C">
        <w:rPr>
          <w:rFonts w:eastAsia="Times New Roman" w:cs="Times New Roman"/>
          <w:color w:val="000000"/>
          <w:sz w:val="28"/>
          <w:szCs w:val="28"/>
          <w:lang w:eastAsia="en-IN"/>
        </w:rPr>
        <w:t>Mapper</w:t>
      </w:r>
      <w:proofErr w:type="spellEnd"/>
      <w:r w:rsidRPr="00CF643C">
        <w:rPr>
          <w:rFonts w:eastAsia="Times New Roman" w:cs="Times New Roman"/>
          <w:color w:val="000000"/>
          <w:sz w:val="28"/>
          <w:szCs w:val="28"/>
          <w:lang w:eastAsia="en-IN"/>
        </w:rPr>
        <w:t xml:space="preserve"> is a security auditing and network scanning independent tool developed by </w:t>
      </w:r>
      <w:r w:rsidRPr="00CF643C">
        <w:rPr>
          <w:rFonts w:eastAsia="Times New Roman" w:cs="Times New Roman"/>
          <w:b/>
          <w:bCs/>
          <w:color w:val="000000"/>
          <w:sz w:val="28"/>
          <w:szCs w:val="28"/>
          <w:lang w:eastAsia="en-IN"/>
        </w:rPr>
        <w:t>Gordon Lyon</w:t>
      </w:r>
      <w:r w:rsidRPr="00CF643C">
        <w:rPr>
          <w:rFonts w:eastAsia="Times New Roman" w:cs="Times New Roman"/>
          <w:color w:val="000000"/>
          <w:sz w:val="28"/>
          <w:szCs w:val="28"/>
          <w:lang w:eastAsia="en-IN"/>
        </w:rPr>
        <w:t>. It is used by network administrators to detect the devices currently running on the system and the port number by which the devices are connected.</w:t>
      </w:r>
    </w:p>
    <w:p w:rsidR="00CF643C" w:rsidRDefault="00CF643C" w:rsidP="00CF643C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  <w:lang w:eastAsia="en-IN"/>
        </w:rPr>
      </w:pPr>
      <w:r w:rsidRPr="00CF643C">
        <w:rPr>
          <w:rFonts w:eastAsia="Times New Roman" w:cs="Times New Roman"/>
          <w:color w:val="000000"/>
          <w:sz w:val="28"/>
          <w:szCs w:val="28"/>
          <w:lang w:eastAsia="en-IN"/>
        </w:rPr>
        <w:t>Many systems and network administrators are used for managing </w:t>
      </w:r>
      <w:r w:rsidRPr="00CF643C">
        <w:rPr>
          <w:rFonts w:eastAsia="Times New Roman" w:cs="Times New Roman"/>
          <w:b/>
          <w:bCs/>
          <w:color w:val="000000"/>
          <w:sz w:val="28"/>
          <w:szCs w:val="28"/>
          <w:lang w:eastAsia="en-IN"/>
        </w:rPr>
        <w:t>network inventory, service upgrade schedules, monitoring hosts</w:t>
      </w:r>
      <w:r w:rsidRPr="00CF643C">
        <w:rPr>
          <w:rFonts w:eastAsia="Times New Roman" w:cs="Times New Roman"/>
          <w:color w:val="000000"/>
          <w:sz w:val="28"/>
          <w:szCs w:val="28"/>
          <w:lang w:eastAsia="en-IN"/>
        </w:rPr>
        <w:t> and </w:t>
      </w:r>
      <w:r w:rsidRPr="00CF643C">
        <w:rPr>
          <w:rFonts w:eastAsia="Times New Roman" w:cs="Times New Roman"/>
          <w:b/>
          <w:bCs/>
          <w:color w:val="000000"/>
          <w:sz w:val="28"/>
          <w:szCs w:val="28"/>
          <w:lang w:eastAsia="en-IN"/>
        </w:rPr>
        <w:t>service uptime</w:t>
      </w:r>
      <w:r w:rsidRPr="00CF643C">
        <w:rPr>
          <w:rFonts w:eastAsia="Times New Roman" w:cs="Times New Roman"/>
          <w:color w:val="000000"/>
          <w:sz w:val="28"/>
          <w:szCs w:val="28"/>
          <w:lang w:eastAsia="en-IN"/>
        </w:rPr>
        <w:t>.</w:t>
      </w:r>
    </w:p>
    <w:p w:rsidR="00CF643C" w:rsidRPr="00CF643C" w:rsidRDefault="00CF643C" w:rsidP="00CF643C">
      <w:pPr>
        <w:pStyle w:val="Heading3"/>
        <w:shd w:val="clear" w:color="auto" w:fill="FFFFFF"/>
        <w:spacing w:line="312" w:lineRule="atLeast"/>
        <w:rPr>
          <w:rFonts w:asciiTheme="minorHAnsi" w:hAnsiTheme="minorHAnsi" w:cs="Helvetica"/>
          <w:b w:val="0"/>
          <w:bCs w:val="0"/>
          <w:color w:val="610B4B"/>
          <w:sz w:val="40"/>
          <w:szCs w:val="40"/>
        </w:rPr>
      </w:pPr>
      <w:r w:rsidRPr="00CF643C">
        <w:rPr>
          <w:rFonts w:asciiTheme="minorHAnsi" w:hAnsiTheme="minorHAnsi" w:cs="Helvetica"/>
          <w:b w:val="0"/>
          <w:bCs w:val="0"/>
          <w:color w:val="610B4B"/>
          <w:sz w:val="40"/>
          <w:szCs w:val="40"/>
        </w:rPr>
        <w:t>DEFINITION OF NMAP:</w:t>
      </w:r>
    </w:p>
    <w:p w:rsidR="00CF643C" w:rsidRPr="00CF643C" w:rsidRDefault="00CF643C" w:rsidP="00CF643C">
      <w:pPr>
        <w:pStyle w:val="Heading3"/>
        <w:spacing w:line="312" w:lineRule="atLeast"/>
        <w:ind w:left="213"/>
        <w:rPr>
          <w:rFonts w:ascii="Helvetica" w:hAnsi="Helvetica" w:cs="Helvetica"/>
          <w:b w:val="0"/>
          <w:bCs w:val="0"/>
          <w:color w:val="610B4B"/>
          <w:sz w:val="40"/>
          <w:szCs w:val="40"/>
        </w:rPr>
      </w:pPr>
      <w:r w:rsidRPr="00CF643C">
        <w:rPr>
          <w:rFonts w:asciiTheme="minorHAnsi" w:hAnsiTheme="minorHAnsi"/>
          <w:color w:val="000000"/>
          <w:sz w:val="28"/>
          <w:szCs w:val="28"/>
        </w:rPr>
        <w:t>At the top-level, </w:t>
      </w:r>
      <w:proofErr w:type="spellStart"/>
      <w:r w:rsidR="00EB70AE" w:rsidRPr="00CF643C">
        <w:rPr>
          <w:rFonts w:asciiTheme="minorHAnsi" w:hAnsiTheme="minorHAnsi"/>
          <w:color w:val="000000"/>
          <w:sz w:val="28"/>
          <w:szCs w:val="28"/>
        </w:rPr>
        <w:fldChar w:fldCharType="begin"/>
      </w:r>
      <w:r w:rsidRPr="00CF643C">
        <w:rPr>
          <w:rFonts w:asciiTheme="minorHAnsi" w:hAnsiTheme="minorHAnsi"/>
          <w:color w:val="000000"/>
          <w:sz w:val="28"/>
          <w:szCs w:val="28"/>
        </w:rPr>
        <w:instrText xml:space="preserve"> HYPERLINK "https://www.educba.com/nmap-commands/" \t "_blank" </w:instrText>
      </w:r>
      <w:r w:rsidR="00EB70AE" w:rsidRPr="00CF643C">
        <w:rPr>
          <w:rFonts w:asciiTheme="minorHAnsi" w:hAnsiTheme="minorHAnsi"/>
          <w:color w:val="000000"/>
          <w:sz w:val="28"/>
          <w:szCs w:val="28"/>
        </w:rPr>
        <w:fldChar w:fldCharType="separate"/>
      </w:r>
      <w:r w:rsidRPr="00CF643C">
        <w:rPr>
          <w:rStyle w:val="Hyperlink"/>
          <w:rFonts w:asciiTheme="minorHAnsi" w:hAnsiTheme="minorHAnsi"/>
          <w:color w:val="008000"/>
          <w:sz w:val="28"/>
          <w:szCs w:val="28"/>
          <w:u w:val="none"/>
        </w:rPr>
        <w:t>Nmap</w:t>
      </w:r>
      <w:proofErr w:type="spellEnd"/>
      <w:r w:rsidR="00EB70AE" w:rsidRPr="00CF643C">
        <w:rPr>
          <w:rFonts w:asciiTheme="minorHAnsi" w:hAnsiTheme="minorHAnsi"/>
          <w:color w:val="000000"/>
          <w:sz w:val="28"/>
          <w:szCs w:val="28"/>
        </w:rPr>
        <w:fldChar w:fldCharType="end"/>
      </w:r>
      <w:r w:rsidRPr="00CF643C">
        <w:rPr>
          <w:rFonts w:asciiTheme="minorHAnsi" w:hAnsiTheme="minorHAnsi"/>
          <w:color w:val="000000"/>
          <w:sz w:val="28"/>
          <w:szCs w:val="28"/>
        </w:rPr>
        <w:t> is defined as a tool that can detect or diagnose services that are running on an </w:t>
      </w:r>
      <w:r w:rsidRPr="00CF643C">
        <w:rPr>
          <w:rStyle w:val="Strong"/>
          <w:rFonts w:asciiTheme="minorHAnsi" w:hAnsiTheme="minorHAnsi"/>
          <w:color w:val="000000"/>
          <w:sz w:val="28"/>
          <w:szCs w:val="28"/>
        </w:rPr>
        <w:t>Internet-connected system</w:t>
      </w:r>
      <w:r w:rsidRPr="00CF643C">
        <w:rPr>
          <w:rFonts w:asciiTheme="minorHAnsi" w:hAnsiTheme="minorHAnsi"/>
          <w:color w:val="000000"/>
          <w:sz w:val="28"/>
          <w:szCs w:val="28"/>
        </w:rPr>
        <w:t> by a network administrator in their networked system used to identify potential security flaws. It is used to automate redundant tasks, such as monitoring the service.</w:t>
      </w:r>
    </w:p>
    <w:p w:rsidR="00CF643C" w:rsidRDefault="00CF643C" w:rsidP="00CF643C">
      <w:pPr>
        <w:spacing w:line="267" w:lineRule="atLeast"/>
        <w:rPr>
          <w:rFonts w:ascii="Verdana" w:hAnsi="Verdana"/>
          <w:color w:val="000000"/>
          <w:sz w:val="15"/>
          <w:szCs w:val="15"/>
        </w:rPr>
      </w:pPr>
    </w:p>
    <w:p w:rsidR="00CF643C" w:rsidRPr="00CF643C" w:rsidRDefault="00CF643C" w:rsidP="00CF643C">
      <w:pPr>
        <w:spacing w:line="267" w:lineRule="atLeast"/>
        <w:rPr>
          <w:color w:val="000000"/>
          <w:sz w:val="40"/>
          <w:szCs w:val="40"/>
        </w:rPr>
      </w:pPr>
      <w:r w:rsidRPr="00CF643C">
        <w:rPr>
          <w:color w:val="000000"/>
          <w:sz w:val="40"/>
          <w:szCs w:val="40"/>
        </w:rPr>
        <w:t>WORKING OF NMAP</w:t>
      </w:r>
    </w:p>
    <w:p w:rsidR="00CF643C" w:rsidRPr="00CF643C" w:rsidRDefault="00CF643C" w:rsidP="00CF643C">
      <w:pPr>
        <w:pStyle w:val="NormalWeb"/>
        <w:spacing w:line="267" w:lineRule="atLeast"/>
        <w:ind w:left="213"/>
        <w:rPr>
          <w:rFonts w:asciiTheme="minorHAnsi" w:hAnsiTheme="minorHAnsi"/>
          <w:color w:val="000000"/>
          <w:sz w:val="28"/>
          <w:szCs w:val="28"/>
        </w:rPr>
      </w:pPr>
      <w:proofErr w:type="spellStart"/>
      <w:r w:rsidRPr="00CF643C">
        <w:rPr>
          <w:rFonts w:asciiTheme="minorHAnsi" w:hAnsiTheme="minorHAnsi"/>
          <w:color w:val="000000"/>
          <w:sz w:val="28"/>
          <w:szCs w:val="28"/>
        </w:rPr>
        <w:t>Nmap</w:t>
      </w:r>
      <w:proofErr w:type="spellEnd"/>
      <w:r w:rsidRPr="00CF643C">
        <w:rPr>
          <w:rFonts w:asciiTheme="minorHAnsi" w:hAnsiTheme="minorHAnsi"/>
          <w:color w:val="000000"/>
          <w:sz w:val="28"/>
          <w:szCs w:val="28"/>
        </w:rPr>
        <w:t xml:space="preserve"> is convenient </w:t>
      </w:r>
      <w:hyperlink r:id="rId5" w:tgtFrame="_blank" w:history="1">
        <w:r w:rsidRPr="00CF643C">
          <w:rPr>
            <w:rStyle w:val="Hyperlink"/>
            <w:rFonts w:asciiTheme="minorHAnsi" w:hAnsiTheme="minorHAnsi"/>
            <w:color w:val="008000"/>
            <w:sz w:val="28"/>
            <w:szCs w:val="28"/>
          </w:rPr>
          <w:t>during penetration testing</w:t>
        </w:r>
      </w:hyperlink>
      <w:r w:rsidRPr="00CF643C">
        <w:rPr>
          <w:rFonts w:asciiTheme="minorHAnsi" w:hAnsiTheme="minorHAnsi"/>
          <w:color w:val="000000"/>
          <w:sz w:val="28"/>
          <w:szCs w:val="28"/>
        </w:rPr>
        <w:t xml:space="preserve"> of networked systems. </w:t>
      </w:r>
      <w:proofErr w:type="spellStart"/>
      <w:r w:rsidRPr="00CF643C">
        <w:rPr>
          <w:rFonts w:asciiTheme="minorHAnsi" w:hAnsiTheme="minorHAnsi"/>
          <w:color w:val="000000"/>
          <w:sz w:val="28"/>
          <w:szCs w:val="28"/>
        </w:rPr>
        <w:t>Nmap</w:t>
      </w:r>
      <w:proofErr w:type="spellEnd"/>
      <w:r w:rsidRPr="00CF643C">
        <w:rPr>
          <w:rFonts w:asciiTheme="minorHAnsi" w:hAnsiTheme="minorHAnsi"/>
          <w:color w:val="000000"/>
          <w:sz w:val="28"/>
          <w:szCs w:val="28"/>
        </w:rPr>
        <w:t xml:space="preserve"> provides the network details, and also helps to determine the security flaws present in the system. </w:t>
      </w:r>
      <w:proofErr w:type="spellStart"/>
      <w:r w:rsidRPr="00CF643C">
        <w:rPr>
          <w:rFonts w:asciiTheme="minorHAnsi" w:hAnsiTheme="minorHAnsi"/>
          <w:color w:val="000000"/>
          <w:sz w:val="28"/>
          <w:szCs w:val="28"/>
        </w:rPr>
        <w:t>Nmap</w:t>
      </w:r>
      <w:proofErr w:type="spellEnd"/>
      <w:r w:rsidRPr="00CF643C">
        <w:rPr>
          <w:rFonts w:asciiTheme="minorHAnsi" w:hAnsiTheme="minorHAnsi"/>
          <w:color w:val="000000"/>
          <w:sz w:val="28"/>
          <w:szCs w:val="28"/>
        </w:rPr>
        <w:t xml:space="preserve"> is </w:t>
      </w:r>
      <w:r w:rsidRPr="00CF643C">
        <w:rPr>
          <w:rStyle w:val="Strong"/>
          <w:rFonts w:asciiTheme="minorHAnsi" w:hAnsiTheme="minorHAnsi"/>
          <w:color w:val="000000"/>
          <w:sz w:val="28"/>
          <w:szCs w:val="28"/>
        </w:rPr>
        <w:t>platform-independent</w:t>
      </w:r>
      <w:r w:rsidRPr="00CF643C">
        <w:rPr>
          <w:rFonts w:asciiTheme="minorHAnsi" w:hAnsiTheme="minorHAnsi"/>
          <w:color w:val="000000"/>
          <w:sz w:val="28"/>
          <w:szCs w:val="28"/>
        </w:rPr>
        <w:t> and runs on popular </w:t>
      </w:r>
      <w:r w:rsidRPr="00CF643C">
        <w:rPr>
          <w:rStyle w:val="Strong"/>
          <w:rFonts w:asciiTheme="minorHAnsi" w:hAnsiTheme="minorHAnsi"/>
          <w:color w:val="000000"/>
          <w:sz w:val="28"/>
          <w:szCs w:val="28"/>
        </w:rPr>
        <w:t>operating systems</w:t>
      </w:r>
      <w:r w:rsidRPr="00CF643C">
        <w:rPr>
          <w:rFonts w:asciiTheme="minorHAnsi" w:hAnsiTheme="minorHAnsi"/>
          <w:color w:val="000000"/>
          <w:sz w:val="28"/>
          <w:szCs w:val="28"/>
        </w:rPr>
        <w:t> such as </w:t>
      </w:r>
      <w:hyperlink r:id="rId6" w:history="1">
        <w:r w:rsidRPr="00CF643C">
          <w:rPr>
            <w:rStyle w:val="Hyperlink"/>
            <w:rFonts w:asciiTheme="minorHAnsi" w:hAnsiTheme="minorHAnsi"/>
            <w:b/>
            <w:bCs/>
            <w:color w:val="008000"/>
            <w:sz w:val="28"/>
            <w:szCs w:val="28"/>
          </w:rPr>
          <w:t>Linux</w:t>
        </w:r>
      </w:hyperlink>
      <w:r w:rsidRPr="00CF643C">
        <w:rPr>
          <w:rStyle w:val="Strong"/>
          <w:rFonts w:asciiTheme="minorHAnsi" w:hAnsiTheme="minorHAnsi"/>
          <w:color w:val="000000"/>
          <w:sz w:val="28"/>
          <w:szCs w:val="28"/>
        </w:rPr>
        <w:t>, </w:t>
      </w:r>
      <w:hyperlink r:id="rId7" w:history="1">
        <w:r w:rsidRPr="00CF643C">
          <w:rPr>
            <w:rStyle w:val="Hyperlink"/>
            <w:rFonts w:asciiTheme="minorHAnsi" w:hAnsiTheme="minorHAnsi"/>
            <w:b/>
            <w:bCs/>
            <w:color w:val="008000"/>
            <w:sz w:val="28"/>
            <w:szCs w:val="28"/>
          </w:rPr>
          <w:t>Windows</w:t>
        </w:r>
      </w:hyperlink>
      <w:r w:rsidRPr="00CF643C">
        <w:rPr>
          <w:rFonts w:asciiTheme="minorHAnsi" w:hAnsiTheme="minorHAnsi"/>
          <w:color w:val="000000"/>
          <w:sz w:val="28"/>
          <w:szCs w:val="28"/>
        </w:rPr>
        <w:t> and </w:t>
      </w:r>
      <w:r w:rsidRPr="00CF643C">
        <w:rPr>
          <w:rStyle w:val="Strong"/>
          <w:rFonts w:asciiTheme="minorHAnsi" w:hAnsiTheme="minorHAnsi"/>
          <w:color w:val="000000"/>
          <w:sz w:val="28"/>
          <w:szCs w:val="28"/>
        </w:rPr>
        <w:t>Mac</w:t>
      </w:r>
      <w:r w:rsidRPr="00CF643C">
        <w:rPr>
          <w:rFonts w:asciiTheme="minorHAnsi" w:hAnsiTheme="minorHAnsi"/>
          <w:color w:val="000000"/>
          <w:sz w:val="28"/>
          <w:szCs w:val="28"/>
        </w:rPr>
        <w:t>.</w:t>
      </w:r>
    </w:p>
    <w:p w:rsidR="00CF643C" w:rsidRPr="00CF643C" w:rsidRDefault="00CF643C" w:rsidP="00CF643C">
      <w:pPr>
        <w:pStyle w:val="NormalWeb"/>
        <w:spacing w:line="267" w:lineRule="atLeast"/>
        <w:ind w:left="213"/>
        <w:rPr>
          <w:rFonts w:asciiTheme="minorHAnsi" w:hAnsiTheme="minorHAnsi"/>
          <w:color w:val="000000"/>
          <w:sz w:val="28"/>
          <w:szCs w:val="28"/>
        </w:rPr>
      </w:pPr>
      <w:proofErr w:type="spellStart"/>
      <w:r w:rsidRPr="00CF643C">
        <w:rPr>
          <w:rFonts w:asciiTheme="minorHAnsi" w:hAnsiTheme="minorHAnsi"/>
          <w:color w:val="000000"/>
          <w:sz w:val="28"/>
          <w:szCs w:val="28"/>
        </w:rPr>
        <w:t>Nmap</w:t>
      </w:r>
      <w:proofErr w:type="spellEnd"/>
      <w:r w:rsidRPr="00CF643C">
        <w:rPr>
          <w:rFonts w:asciiTheme="minorHAnsi" w:hAnsiTheme="minorHAnsi"/>
          <w:color w:val="000000"/>
          <w:sz w:val="28"/>
          <w:szCs w:val="28"/>
        </w:rPr>
        <w:t xml:space="preserve"> is a useful tool for network scanning and auditing purposes.</w:t>
      </w:r>
    </w:p>
    <w:p w:rsidR="00CF643C" w:rsidRPr="00CF643C" w:rsidRDefault="00CF643C" w:rsidP="00CF643C">
      <w:pPr>
        <w:numPr>
          <w:ilvl w:val="0"/>
          <w:numId w:val="5"/>
        </w:numPr>
        <w:spacing w:before="43" w:after="100" w:afterAutospacing="1" w:line="267" w:lineRule="atLeast"/>
        <w:ind w:left="933"/>
        <w:rPr>
          <w:color w:val="000000"/>
          <w:sz w:val="28"/>
          <w:szCs w:val="28"/>
        </w:rPr>
      </w:pPr>
      <w:r w:rsidRPr="00CF643C">
        <w:rPr>
          <w:color w:val="000000"/>
          <w:sz w:val="28"/>
          <w:szCs w:val="28"/>
        </w:rPr>
        <w:lastRenderedPageBreak/>
        <w:t>It can search for hosts connected to the Network.</w:t>
      </w:r>
    </w:p>
    <w:p w:rsidR="00CF643C" w:rsidRPr="00CF643C" w:rsidRDefault="00CF643C" w:rsidP="00CF643C">
      <w:pPr>
        <w:numPr>
          <w:ilvl w:val="0"/>
          <w:numId w:val="5"/>
        </w:numPr>
        <w:spacing w:before="43" w:after="100" w:afterAutospacing="1" w:line="267" w:lineRule="atLeast"/>
        <w:ind w:left="933"/>
        <w:rPr>
          <w:color w:val="000000"/>
          <w:sz w:val="28"/>
          <w:szCs w:val="28"/>
        </w:rPr>
      </w:pPr>
      <w:r w:rsidRPr="00CF643C">
        <w:rPr>
          <w:color w:val="000000"/>
          <w:sz w:val="28"/>
          <w:szCs w:val="28"/>
        </w:rPr>
        <w:t>It can search for free ports on the target host.</w:t>
      </w:r>
    </w:p>
    <w:p w:rsidR="00CF643C" w:rsidRPr="00CF643C" w:rsidRDefault="00CF643C" w:rsidP="00CF643C">
      <w:pPr>
        <w:numPr>
          <w:ilvl w:val="0"/>
          <w:numId w:val="5"/>
        </w:numPr>
        <w:spacing w:before="43" w:after="100" w:afterAutospacing="1" w:line="267" w:lineRule="atLeast"/>
        <w:ind w:left="933"/>
        <w:rPr>
          <w:color w:val="000000"/>
          <w:sz w:val="28"/>
          <w:szCs w:val="28"/>
        </w:rPr>
      </w:pPr>
      <w:r w:rsidRPr="00CF643C">
        <w:rPr>
          <w:color w:val="000000"/>
          <w:sz w:val="28"/>
          <w:szCs w:val="28"/>
        </w:rPr>
        <w:t>It detects all services running on the host with the help of </w:t>
      </w:r>
      <w:r w:rsidRPr="00CF643C">
        <w:rPr>
          <w:rStyle w:val="Strong"/>
          <w:color w:val="000000"/>
          <w:sz w:val="28"/>
          <w:szCs w:val="28"/>
        </w:rPr>
        <w:t>operating system</w:t>
      </w:r>
      <w:r w:rsidRPr="00CF643C">
        <w:rPr>
          <w:color w:val="000000"/>
          <w:sz w:val="28"/>
          <w:szCs w:val="28"/>
        </w:rPr>
        <w:t>.</w:t>
      </w:r>
    </w:p>
    <w:p w:rsidR="00CF643C" w:rsidRPr="00CF643C" w:rsidRDefault="00CF643C" w:rsidP="00CF643C">
      <w:pPr>
        <w:numPr>
          <w:ilvl w:val="0"/>
          <w:numId w:val="5"/>
        </w:numPr>
        <w:spacing w:before="43" w:after="100" w:afterAutospacing="1" w:line="267" w:lineRule="atLeast"/>
        <w:ind w:left="933"/>
        <w:rPr>
          <w:color w:val="000000"/>
          <w:sz w:val="28"/>
          <w:szCs w:val="28"/>
        </w:rPr>
      </w:pPr>
      <w:r w:rsidRPr="00CF643C">
        <w:rPr>
          <w:color w:val="000000"/>
          <w:sz w:val="28"/>
          <w:szCs w:val="28"/>
        </w:rPr>
        <w:t>It also detects any </w:t>
      </w:r>
      <w:r w:rsidRPr="00CF643C">
        <w:rPr>
          <w:rStyle w:val="Strong"/>
          <w:color w:val="000000"/>
          <w:sz w:val="28"/>
          <w:szCs w:val="28"/>
        </w:rPr>
        <w:t>flaws</w:t>
      </w:r>
      <w:r w:rsidRPr="00CF643C">
        <w:rPr>
          <w:color w:val="000000"/>
          <w:sz w:val="28"/>
          <w:szCs w:val="28"/>
        </w:rPr>
        <w:t> or </w:t>
      </w:r>
      <w:r w:rsidRPr="00CF643C">
        <w:rPr>
          <w:rStyle w:val="Strong"/>
          <w:color w:val="000000"/>
          <w:sz w:val="28"/>
          <w:szCs w:val="28"/>
        </w:rPr>
        <w:t>potential vulnerabilities</w:t>
      </w:r>
      <w:r w:rsidRPr="00CF643C">
        <w:rPr>
          <w:color w:val="000000"/>
          <w:sz w:val="28"/>
          <w:szCs w:val="28"/>
        </w:rPr>
        <w:t> in networked systems.</w:t>
      </w:r>
    </w:p>
    <w:p w:rsidR="00CF643C" w:rsidRPr="00CF643C" w:rsidRDefault="00CF643C" w:rsidP="00CF643C">
      <w:pPr>
        <w:pStyle w:val="NormalWeb"/>
        <w:shd w:val="clear" w:color="auto" w:fill="FFFFFF"/>
        <w:rPr>
          <w:rFonts w:asciiTheme="minorHAnsi" w:hAnsiTheme="minorHAnsi"/>
          <w:color w:val="000000"/>
          <w:sz w:val="28"/>
          <w:szCs w:val="28"/>
        </w:rPr>
      </w:pPr>
      <w:r w:rsidRPr="00CF643C">
        <w:rPr>
          <w:rFonts w:asciiTheme="minorHAnsi" w:hAnsiTheme="minorHAnsi"/>
          <w:color w:val="000000"/>
          <w:sz w:val="28"/>
          <w:szCs w:val="28"/>
        </w:rPr>
        <w:t xml:space="preserve">It is effortless to work with the </w:t>
      </w:r>
      <w:proofErr w:type="spellStart"/>
      <w:r w:rsidRPr="00CF643C">
        <w:rPr>
          <w:rFonts w:asciiTheme="minorHAnsi" w:hAnsiTheme="minorHAnsi"/>
          <w:color w:val="000000"/>
          <w:sz w:val="28"/>
          <w:szCs w:val="28"/>
        </w:rPr>
        <w:t>Nmap</w:t>
      </w:r>
      <w:proofErr w:type="spellEnd"/>
      <w:r w:rsidRPr="00CF643C">
        <w:rPr>
          <w:rFonts w:asciiTheme="minorHAnsi" w:hAnsiTheme="minorHAnsi"/>
          <w:color w:val="000000"/>
          <w:sz w:val="28"/>
          <w:szCs w:val="28"/>
        </w:rPr>
        <w:t>. With the release of a new graphical user interface called </w:t>
      </w:r>
      <w:proofErr w:type="spellStart"/>
      <w:r w:rsidRPr="00CF643C">
        <w:rPr>
          <w:rStyle w:val="Strong"/>
          <w:rFonts w:asciiTheme="minorHAnsi" w:hAnsiTheme="minorHAnsi"/>
          <w:color w:val="000000"/>
          <w:sz w:val="28"/>
          <w:szCs w:val="28"/>
        </w:rPr>
        <w:t>GenMap</w:t>
      </w:r>
      <w:proofErr w:type="spellEnd"/>
      <w:r w:rsidRPr="00CF643C">
        <w:rPr>
          <w:rStyle w:val="Strong"/>
          <w:rFonts w:asciiTheme="minorHAnsi" w:hAnsiTheme="minorHAnsi"/>
          <w:color w:val="000000"/>
          <w:sz w:val="28"/>
          <w:szCs w:val="28"/>
        </w:rPr>
        <w:t xml:space="preserve"> User</w:t>
      </w:r>
      <w:r w:rsidRPr="00CF643C">
        <w:rPr>
          <w:rFonts w:asciiTheme="minorHAnsi" w:hAnsiTheme="minorHAnsi"/>
          <w:color w:val="000000"/>
          <w:sz w:val="28"/>
          <w:szCs w:val="28"/>
        </w:rPr>
        <w:t>, it performs many tasks such as saving and comparing scan results, scanning the results in a database, and visualize the network system topology graphically, etc.</w:t>
      </w:r>
    </w:p>
    <w:p w:rsidR="00CF643C" w:rsidRPr="00712802" w:rsidRDefault="00712802" w:rsidP="00CF643C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  <w:u w:val="single"/>
          <w:lang w:eastAsia="en-IN"/>
        </w:rPr>
      </w:pPr>
      <w:proofErr w:type="gramStart"/>
      <w:r w:rsidRPr="00712802">
        <w:rPr>
          <w:rFonts w:ascii="Arial" w:hAnsi="Arial" w:cs="Arial"/>
          <w:color w:val="313B3D"/>
          <w:sz w:val="44"/>
          <w:szCs w:val="44"/>
          <w:u w:val="single"/>
          <w:shd w:val="clear" w:color="auto" w:fill="FFFFFF"/>
        </w:rPr>
        <w:t>steps</w:t>
      </w:r>
      <w:proofErr w:type="gramEnd"/>
      <w:r w:rsidRPr="00712802">
        <w:rPr>
          <w:rFonts w:ascii="Arial" w:hAnsi="Arial" w:cs="Arial"/>
          <w:color w:val="313B3D"/>
          <w:sz w:val="44"/>
          <w:szCs w:val="44"/>
          <w:u w:val="single"/>
          <w:shd w:val="clear" w:color="auto" w:fill="FFFFFF"/>
        </w:rPr>
        <w:t xml:space="preserve"> to install </w:t>
      </w:r>
      <w:proofErr w:type="spellStart"/>
      <w:r w:rsidRPr="00712802">
        <w:rPr>
          <w:rFonts w:ascii="Arial" w:hAnsi="Arial" w:cs="Arial"/>
          <w:color w:val="313B3D"/>
          <w:sz w:val="44"/>
          <w:szCs w:val="44"/>
          <w:u w:val="single"/>
          <w:shd w:val="clear" w:color="auto" w:fill="FFFFFF"/>
        </w:rPr>
        <w:t>Nmap</w:t>
      </w:r>
      <w:proofErr w:type="spellEnd"/>
      <w:r w:rsidRPr="00712802">
        <w:rPr>
          <w:rFonts w:ascii="Arial" w:hAnsi="Arial" w:cs="Arial"/>
          <w:color w:val="313B3D"/>
          <w:sz w:val="44"/>
          <w:szCs w:val="44"/>
          <w:u w:val="single"/>
          <w:shd w:val="clear" w:color="auto" w:fill="FFFFFF"/>
        </w:rPr>
        <w:t xml:space="preserve"> on Windows</w:t>
      </w:r>
      <w:r>
        <w:rPr>
          <w:rFonts w:ascii="Arial" w:hAnsi="Arial" w:cs="Arial"/>
          <w:color w:val="313B3D"/>
          <w:sz w:val="44"/>
          <w:szCs w:val="44"/>
          <w:u w:val="single"/>
          <w:shd w:val="clear" w:color="auto" w:fill="FFFFFF"/>
        </w:rPr>
        <w:t>:</w:t>
      </w:r>
    </w:p>
    <w:p w:rsidR="00CF643C" w:rsidRPr="00CF643C" w:rsidRDefault="00CF643C" w:rsidP="00CF643C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  <w:lang w:eastAsia="en-IN"/>
        </w:rPr>
      </w:pPr>
    </w:p>
    <w:p w:rsidR="00CB1ECB" w:rsidRPr="00712802" w:rsidRDefault="00712802" w:rsidP="00712802">
      <w:pPr>
        <w:rPr>
          <w:rFonts w:ascii="Arial" w:hAnsi="Arial" w:cs="Arial"/>
          <w:color w:val="313B3D"/>
          <w:sz w:val="28"/>
          <w:szCs w:val="28"/>
          <w:shd w:val="clear" w:color="auto" w:fill="FFFFFF"/>
        </w:rPr>
      </w:pPr>
      <w:proofErr w:type="gramStart"/>
      <w:r>
        <w:rPr>
          <w:b/>
          <w:sz w:val="40"/>
          <w:szCs w:val="40"/>
        </w:rPr>
        <w:t>1.</w:t>
      </w:r>
      <w:r w:rsidR="00CB1ECB" w:rsidRPr="00712802">
        <w:rPr>
          <w:rFonts w:ascii="Arial" w:hAnsi="Arial" w:cs="Arial"/>
          <w:color w:val="313B3D"/>
          <w:sz w:val="28"/>
          <w:szCs w:val="28"/>
          <w:shd w:val="clear" w:color="auto" w:fill="FFFFFF"/>
        </w:rPr>
        <w:t>Browse</w:t>
      </w:r>
      <w:proofErr w:type="gramEnd"/>
      <w:r w:rsidR="00CB1ECB" w:rsidRPr="00712802">
        <w:rPr>
          <w:rFonts w:ascii="Arial" w:hAnsi="Arial" w:cs="Arial"/>
          <w:color w:val="313B3D"/>
          <w:sz w:val="28"/>
          <w:szCs w:val="28"/>
          <w:shd w:val="clear" w:color="auto" w:fill="FFFFFF"/>
        </w:rPr>
        <w:t xml:space="preserve"> to </w:t>
      </w:r>
      <w:hyperlink r:id="rId8" w:tgtFrame="_blank" w:history="1">
        <w:r w:rsidR="00CB1ECB" w:rsidRPr="00712802">
          <w:rPr>
            <w:rStyle w:val="Hyperlink"/>
            <w:rFonts w:ascii="Arial" w:hAnsi="Arial" w:cs="Arial"/>
            <w:color w:val="337AB7"/>
            <w:sz w:val="28"/>
            <w:szCs w:val="28"/>
          </w:rPr>
          <w:t>https://nmap.org/download.html</w:t>
        </w:r>
      </w:hyperlink>
      <w:r w:rsidR="00CB1ECB" w:rsidRPr="00712802">
        <w:rPr>
          <w:rFonts w:ascii="Arial" w:hAnsi="Arial" w:cs="Arial"/>
          <w:color w:val="313B3D"/>
          <w:sz w:val="28"/>
          <w:szCs w:val="28"/>
          <w:shd w:val="clear" w:color="auto" w:fill="FFFFFF"/>
        </w:rPr>
        <w:t> and download the latest self-installer.</w:t>
      </w:r>
    </w:p>
    <w:p w:rsidR="00CB1ECB" w:rsidRDefault="00CB1ECB" w:rsidP="00CB1ECB">
      <w:pPr>
        <w:pStyle w:val="ListParagraph"/>
        <w:rPr>
          <w:rFonts w:ascii="Arial" w:hAnsi="Arial" w:cs="Arial"/>
          <w:color w:val="313B3D"/>
          <w:sz w:val="28"/>
          <w:szCs w:val="28"/>
          <w:shd w:val="clear" w:color="auto" w:fill="FFFFFF"/>
        </w:rPr>
      </w:pPr>
    </w:p>
    <w:p w:rsidR="00CB1ECB" w:rsidRDefault="00EB70AE" w:rsidP="00CB1ECB">
      <w:pPr>
        <w:ind w:left="3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download nmap windows" style="width:24pt;height:24pt"/>
        </w:pict>
      </w:r>
      <w:r>
        <w:pict>
          <v:shape id="_x0000_i1026" type="#_x0000_t75" alt="download nmap windows" style="width:24pt;height:24pt"/>
        </w:pict>
      </w:r>
      <w:r w:rsidR="00CB1ECB">
        <w:rPr>
          <w:rFonts w:ascii="Arial" w:hAnsi="Arial" w:cs="Arial"/>
          <w:noProof/>
          <w:color w:val="313B3D"/>
          <w:sz w:val="28"/>
          <w:szCs w:val="28"/>
          <w:shd w:val="clear" w:color="auto" w:fill="FFFFFF"/>
          <w:lang w:eastAsia="en-IN"/>
        </w:rPr>
        <w:drawing>
          <wp:inline distT="0" distB="0" distL="0" distR="0">
            <wp:extent cx="5728970" cy="3330259"/>
            <wp:effectExtent l="19050" t="0" r="5080" b="0"/>
            <wp:docPr id="1" name="Picture 0" descr="nma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CB" w:rsidRPr="00CB1ECB" w:rsidRDefault="00CB1ECB" w:rsidP="00CB1ECB">
      <w:pPr>
        <w:pStyle w:val="ListParagraph"/>
        <w:numPr>
          <w:ilvl w:val="0"/>
          <w:numId w:val="2"/>
        </w:numPr>
        <w:rPr>
          <w:rFonts w:ascii="Arial" w:hAnsi="Arial" w:cs="Arial"/>
          <w:color w:val="313B3D"/>
          <w:sz w:val="28"/>
          <w:szCs w:val="28"/>
          <w:shd w:val="clear" w:color="auto" w:fill="FFFFFF"/>
        </w:rPr>
      </w:pPr>
      <w:r w:rsidRPr="00CB1ECB">
        <w:rPr>
          <w:rFonts w:ascii="Arial" w:hAnsi="Arial" w:cs="Arial"/>
          <w:color w:val="313B3D"/>
          <w:sz w:val="28"/>
          <w:szCs w:val="28"/>
          <w:shd w:val="clear" w:color="auto" w:fill="FFFFFF"/>
        </w:rPr>
        <w:t>Run the downloaded</w:t>
      </w:r>
      <w:r w:rsidRPr="00CB1ECB">
        <w:rPr>
          <w:rStyle w:val="Strong"/>
          <w:rFonts w:ascii="Arial" w:hAnsi="Arial" w:cs="Arial"/>
          <w:color w:val="313B3D"/>
          <w:sz w:val="28"/>
          <w:szCs w:val="28"/>
          <w:shd w:val="clear" w:color="auto" w:fill="FFFFFF"/>
        </w:rPr>
        <w:t> .exe</w:t>
      </w:r>
      <w:r w:rsidRPr="00CB1ECB">
        <w:rPr>
          <w:rFonts w:ascii="Arial" w:hAnsi="Arial" w:cs="Arial"/>
          <w:color w:val="313B3D"/>
          <w:sz w:val="28"/>
          <w:szCs w:val="28"/>
          <w:shd w:val="clear" w:color="auto" w:fill="FFFFFF"/>
        </w:rPr>
        <w:t> file. In the window that opens, accept the license terms:</w:t>
      </w:r>
    </w:p>
    <w:p w:rsidR="00CB1ECB" w:rsidRDefault="00CB1ECB" w:rsidP="00CB1ECB">
      <w:pPr>
        <w:pStyle w:val="ListParagraph"/>
        <w:rPr>
          <w:rFonts w:ascii="Arial" w:eastAsia="Times New Roman" w:hAnsi="Arial" w:cs="Arial"/>
          <w:color w:val="313B3D"/>
          <w:sz w:val="15"/>
          <w:szCs w:val="15"/>
          <w:lang w:eastAsia="en-IN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4886325" cy="3810000"/>
            <wp:effectExtent l="19050" t="0" r="9525" b="0"/>
            <wp:docPr id="2" name="Picture 1" descr="nma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1ECB">
        <w:rPr>
          <w:rFonts w:ascii="Arial" w:eastAsia="Times New Roman" w:hAnsi="Arial" w:cs="Arial"/>
          <w:color w:val="313B3D"/>
          <w:sz w:val="15"/>
          <w:szCs w:val="15"/>
          <w:lang w:eastAsia="en-IN"/>
        </w:rPr>
        <w:t xml:space="preserve"> </w:t>
      </w:r>
    </w:p>
    <w:p w:rsidR="00CB1ECB" w:rsidRDefault="00CB1ECB" w:rsidP="00CB1ECB">
      <w:pPr>
        <w:pStyle w:val="ListParagraph"/>
        <w:rPr>
          <w:rFonts w:ascii="Arial" w:eastAsia="Times New Roman" w:hAnsi="Arial" w:cs="Arial"/>
          <w:color w:val="313B3D"/>
          <w:sz w:val="15"/>
          <w:szCs w:val="15"/>
          <w:lang w:eastAsia="en-IN"/>
        </w:rPr>
      </w:pPr>
    </w:p>
    <w:p w:rsidR="00CB1ECB" w:rsidRDefault="00CB1ECB" w:rsidP="00CB1ECB">
      <w:pPr>
        <w:pStyle w:val="ListParagraph"/>
        <w:rPr>
          <w:rFonts w:ascii="Arial" w:eastAsia="Times New Roman" w:hAnsi="Arial" w:cs="Arial"/>
          <w:color w:val="313B3D"/>
          <w:sz w:val="15"/>
          <w:szCs w:val="15"/>
          <w:lang w:eastAsia="en-IN"/>
        </w:rPr>
      </w:pPr>
    </w:p>
    <w:p w:rsidR="00CB1ECB" w:rsidRPr="00CB1ECB" w:rsidRDefault="00CB1ECB" w:rsidP="00CB1ECB">
      <w:pPr>
        <w:pStyle w:val="ListParagraph"/>
        <w:rPr>
          <w:ins w:id="0" w:author="Unknown"/>
          <w:sz w:val="28"/>
          <w:szCs w:val="28"/>
        </w:rPr>
      </w:pPr>
    </w:p>
    <w:p w:rsidR="00CB1ECB" w:rsidRDefault="00182C06" w:rsidP="00182C06">
      <w:pPr>
        <w:pStyle w:val="ListParagraph"/>
        <w:numPr>
          <w:ilvl w:val="0"/>
          <w:numId w:val="2"/>
        </w:numPr>
        <w:rPr>
          <w:b/>
          <w:noProof/>
          <w:sz w:val="28"/>
          <w:szCs w:val="28"/>
          <w:lang w:eastAsia="en-IN"/>
        </w:rPr>
      </w:pPr>
      <w:r w:rsidRPr="00182C06">
        <w:rPr>
          <w:rFonts w:ascii="Arial" w:hAnsi="Arial" w:cs="Arial"/>
          <w:color w:val="313B3D"/>
          <w:sz w:val="28"/>
          <w:szCs w:val="28"/>
          <w:shd w:val="clear" w:color="auto" w:fill="FFFFFF"/>
        </w:rPr>
        <w:t>Choose the components to install. By default, the</w:t>
      </w:r>
      <w:r w:rsidRPr="00182C06">
        <w:rPr>
          <w:rStyle w:val="Strong"/>
          <w:rFonts w:ascii="Arial" w:hAnsi="Arial" w:cs="Arial"/>
          <w:color w:val="313B3D"/>
          <w:sz w:val="28"/>
          <w:szCs w:val="28"/>
          <w:shd w:val="clear" w:color="auto" w:fill="FFFFFF"/>
        </w:rPr>
        <w:t> </w:t>
      </w:r>
      <w:proofErr w:type="spellStart"/>
      <w:r w:rsidRPr="00182C06">
        <w:rPr>
          <w:rStyle w:val="Strong"/>
          <w:rFonts w:ascii="Arial" w:hAnsi="Arial" w:cs="Arial"/>
          <w:color w:val="313B3D"/>
          <w:sz w:val="28"/>
          <w:szCs w:val="28"/>
          <w:shd w:val="clear" w:color="auto" w:fill="FFFFFF"/>
        </w:rPr>
        <w:t>Zenmap</w:t>
      </w:r>
      <w:proofErr w:type="spellEnd"/>
      <w:r w:rsidRPr="00182C06">
        <w:rPr>
          <w:rStyle w:val="Strong"/>
          <w:rFonts w:ascii="Arial" w:hAnsi="Arial" w:cs="Arial"/>
          <w:color w:val="313B3D"/>
          <w:sz w:val="28"/>
          <w:szCs w:val="28"/>
          <w:shd w:val="clear" w:color="auto" w:fill="FFFFFF"/>
        </w:rPr>
        <w:t xml:space="preserve"> GUI</w:t>
      </w:r>
      <w:r w:rsidRPr="00182C06">
        <w:rPr>
          <w:rFonts w:ascii="Arial" w:hAnsi="Arial" w:cs="Arial"/>
          <w:color w:val="313B3D"/>
          <w:sz w:val="28"/>
          <w:szCs w:val="28"/>
          <w:shd w:val="clear" w:color="auto" w:fill="FFFFFF"/>
        </w:rPr>
        <w:t> will be installed:</w:t>
      </w:r>
      <w:r w:rsidRPr="00182C06">
        <w:rPr>
          <w:b/>
          <w:noProof/>
          <w:sz w:val="28"/>
          <w:szCs w:val="28"/>
          <w:lang w:eastAsia="en-IN"/>
        </w:rPr>
        <w:t xml:space="preserve"> </w:t>
      </w: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886325" cy="3810000"/>
            <wp:effectExtent l="19050" t="0" r="9525" b="0"/>
            <wp:docPr id="4" name="Picture 2" descr="nma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06" w:rsidRDefault="00182C06" w:rsidP="00182C06">
      <w:pPr>
        <w:pStyle w:val="ListParagraph"/>
        <w:rPr>
          <w:rFonts w:ascii="Arial" w:hAnsi="Arial" w:cs="Arial"/>
          <w:color w:val="313B3D"/>
          <w:sz w:val="17"/>
          <w:szCs w:val="17"/>
          <w:shd w:val="clear" w:color="auto" w:fill="FFFFFF"/>
        </w:rPr>
      </w:pPr>
    </w:p>
    <w:p w:rsidR="00182C06" w:rsidRPr="00182C06" w:rsidRDefault="00182C06" w:rsidP="00182C06">
      <w:pPr>
        <w:pStyle w:val="ListParagraph"/>
        <w:rPr>
          <w:sz w:val="28"/>
          <w:szCs w:val="28"/>
        </w:rPr>
      </w:pPr>
      <w:r w:rsidRPr="00182C06">
        <w:rPr>
          <w:rFonts w:ascii="Arial" w:hAnsi="Arial" w:cs="Arial"/>
          <w:color w:val="313B3D"/>
          <w:sz w:val="28"/>
          <w:szCs w:val="28"/>
          <w:shd w:val="clear" w:color="auto" w:fill="FFFFFF"/>
        </w:rPr>
        <w:lastRenderedPageBreak/>
        <w:t>4. Select the install location and click </w:t>
      </w:r>
      <w:r w:rsidRPr="00182C06">
        <w:rPr>
          <w:rStyle w:val="Strong"/>
          <w:rFonts w:ascii="Arial" w:hAnsi="Arial" w:cs="Arial"/>
          <w:color w:val="313B3D"/>
          <w:sz w:val="28"/>
          <w:szCs w:val="28"/>
          <w:shd w:val="clear" w:color="auto" w:fill="FFFFFF"/>
        </w:rPr>
        <w:t>Install</w:t>
      </w:r>
      <w:r w:rsidRPr="00182C06">
        <w:rPr>
          <w:rFonts w:ascii="Arial" w:hAnsi="Arial" w:cs="Arial"/>
          <w:color w:val="313B3D"/>
          <w:sz w:val="28"/>
          <w:szCs w:val="28"/>
          <w:shd w:val="clear" w:color="auto" w:fill="FFFFFF"/>
        </w:rPr>
        <w:t>:</w:t>
      </w:r>
    </w:p>
    <w:p w:rsidR="00CB1ECB" w:rsidRDefault="00EB70AE" w:rsidP="00CB1ECB">
      <w:pPr>
        <w:pStyle w:val="ListParagraph"/>
      </w:pPr>
      <w:r>
        <w:pict>
          <v:shape id="_x0000_i1027" type="#_x0000_t75" alt="download nmap windows" style="width:24pt;height:24pt"/>
        </w:pict>
      </w:r>
      <w:r>
        <w:pict>
          <v:shape id="_x0000_i1028" type="#_x0000_t75" alt="download nmap windows" style="width:39.45pt;height:24pt"/>
        </w:pict>
      </w:r>
      <w:r>
        <w:pict>
          <v:shape id="_x0000_i1029" type="#_x0000_t75" alt="download nmap windows" style="width:24pt;height:24pt"/>
        </w:pict>
      </w:r>
      <w:r w:rsidR="00182C06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886325" cy="3810000"/>
            <wp:effectExtent l="19050" t="0" r="9525" b="0"/>
            <wp:docPr id="5" name="Picture 4" descr="nma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06" w:rsidRPr="00182C06" w:rsidRDefault="00182C06" w:rsidP="00CB1ECB">
      <w:pPr>
        <w:pStyle w:val="ListParagraph"/>
        <w:rPr>
          <w:sz w:val="28"/>
          <w:szCs w:val="28"/>
        </w:rPr>
      </w:pPr>
    </w:p>
    <w:p w:rsidR="00182C06" w:rsidRPr="003C79FB" w:rsidRDefault="00182C06" w:rsidP="003C79FB">
      <w:pPr>
        <w:pStyle w:val="ListParagraph"/>
        <w:numPr>
          <w:ilvl w:val="0"/>
          <w:numId w:val="4"/>
        </w:numPr>
        <w:rPr>
          <w:rFonts w:ascii="Arial" w:hAnsi="Arial" w:cs="Arial"/>
          <w:color w:val="313B3D"/>
          <w:sz w:val="28"/>
          <w:szCs w:val="28"/>
          <w:shd w:val="clear" w:color="auto" w:fill="FFFFFF"/>
        </w:rPr>
      </w:pPr>
      <w:r w:rsidRPr="003C79FB">
        <w:rPr>
          <w:rFonts w:ascii="Arial" w:hAnsi="Arial" w:cs="Arial"/>
          <w:color w:val="313B3D"/>
          <w:sz w:val="28"/>
          <w:szCs w:val="28"/>
          <w:shd w:val="clear" w:color="auto" w:fill="FFFFFF"/>
        </w:rPr>
        <w:t>The installation should be completed in a couple of minutes. After installation it will show like this:</w:t>
      </w:r>
    </w:p>
    <w:p w:rsidR="00182C06" w:rsidRDefault="00182C06" w:rsidP="00182C06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53715"/>
            <wp:effectExtent l="19050" t="0" r="2540" b="0"/>
            <wp:docPr id="6" name="Picture 5" descr="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45" w:rsidRDefault="00B45345" w:rsidP="00182C06">
      <w:pPr>
        <w:pStyle w:val="ListParagraph"/>
        <w:rPr>
          <w:b/>
          <w:sz w:val="28"/>
          <w:szCs w:val="28"/>
        </w:rPr>
      </w:pPr>
    </w:p>
    <w:p w:rsidR="00B45345" w:rsidRPr="003C79FB" w:rsidRDefault="00B45345" w:rsidP="003C79FB">
      <w:pPr>
        <w:pStyle w:val="Default"/>
        <w:numPr>
          <w:ilvl w:val="0"/>
          <w:numId w:val="4"/>
        </w:num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Now ,</w:t>
      </w:r>
      <w:proofErr w:type="gramEnd"/>
      <w:r w:rsidRPr="00B45345">
        <w:t xml:space="preserve"> </w:t>
      </w:r>
      <w:r w:rsidRPr="00B45345">
        <w:rPr>
          <w:b/>
          <w:sz w:val="28"/>
          <w:szCs w:val="28"/>
        </w:rPr>
        <w:t>find the open/closed ports</w:t>
      </w:r>
      <w:r>
        <w:rPr>
          <w:sz w:val="22"/>
          <w:szCs w:val="22"/>
        </w:rPr>
        <w:t xml:space="preserve"> </w:t>
      </w:r>
      <w:r w:rsidR="003C79FB" w:rsidRPr="003C79FB">
        <w:rPr>
          <w:b/>
          <w:sz w:val="28"/>
          <w:szCs w:val="28"/>
        </w:rPr>
        <w:t xml:space="preserve">on </w:t>
      </w:r>
      <w:hyperlink r:id="rId14" w:history="1">
        <w:r w:rsidR="003C79FB" w:rsidRPr="003C79FB">
          <w:rPr>
            <w:rStyle w:val="Hyperlink"/>
            <w:b/>
            <w:sz w:val="28"/>
            <w:szCs w:val="28"/>
          </w:rPr>
          <w:t>www.gitam.edu</w:t>
        </w:r>
      </w:hyperlink>
      <w:r w:rsidR="003C79FB" w:rsidRPr="003C79FB">
        <w:rPr>
          <w:b/>
          <w:sz w:val="28"/>
          <w:szCs w:val="28"/>
        </w:rPr>
        <w:t xml:space="preserve"> website.</w:t>
      </w:r>
    </w:p>
    <w:p w:rsidR="003C79FB" w:rsidRDefault="003C79FB" w:rsidP="003C79FB">
      <w:pPr>
        <w:pStyle w:val="Default"/>
        <w:ind w:left="72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4114800"/>
            <wp:effectExtent l="19050" t="0" r="2540" b="0"/>
            <wp:docPr id="8" name="Picture 7" descr="nmap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5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FB" w:rsidRDefault="003C79FB" w:rsidP="003C79FB">
      <w:pPr>
        <w:pStyle w:val="Default"/>
        <w:ind w:left="720"/>
        <w:rPr>
          <w:sz w:val="28"/>
          <w:szCs w:val="28"/>
        </w:rPr>
      </w:pPr>
    </w:p>
    <w:p w:rsidR="003C79FB" w:rsidRDefault="003C79FB" w:rsidP="003C79FB">
      <w:pPr>
        <w:pStyle w:val="Default"/>
        <w:ind w:left="72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089910"/>
            <wp:effectExtent l="19050" t="0" r="2540" b="0"/>
            <wp:docPr id="10" name="Picture 9" descr="nmap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6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FB" w:rsidRDefault="003C79FB" w:rsidP="003C79FB">
      <w:pPr>
        <w:pStyle w:val="Default"/>
        <w:ind w:left="720"/>
        <w:rPr>
          <w:sz w:val="28"/>
          <w:szCs w:val="28"/>
        </w:rPr>
      </w:pPr>
    </w:p>
    <w:p w:rsidR="003C79FB" w:rsidRDefault="003C79FB" w:rsidP="003C79FB">
      <w:pPr>
        <w:pStyle w:val="Default"/>
        <w:ind w:left="72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944620"/>
            <wp:effectExtent l="19050" t="0" r="2540" b="0"/>
            <wp:docPr id="9" name="Picture 8" descr="nmap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7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6E" w:rsidRDefault="0002786E" w:rsidP="003C79FB">
      <w:pPr>
        <w:pStyle w:val="Default"/>
        <w:ind w:left="720"/>
        <w:rPr>
          <w:sz w:val="28"/>
          <w:szCs w:val="28"/>
        </w:rPr>
      </w:pPr>
    </w:p>
    <w:p w:rsidR="003C79FB" w:rsidRDefault="003C79FB" w:rsidP="003C79FB">
      <w:pPr>
        <w:pStyle w:val="Default"/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7.Topology</w:t>
      </w:r>
      <w:proofErr w:type="gramEnd"/>
      <w:r>
        <w:rPr>
          <w:sz w:val="28"/>
          <w:szCs w:val="28"/>
        </w:rPr>
        <w:t xml:space="preserve"> of the </w:t>
      </w:r>
      <w:proofErr w:type="spellStart"/>
      <w:r>
        <w:rPr>
          <w:sz w:val="28"/>
          <w:szCs w:val="28"/>
        </w:rPr>
        <w:t>Githam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websie</w:t>
      </w:r>
      <w:proofErr w:type="spellEnd"/>
      <w:r>
        <w:rPr>
          <w:sz w:val="28"/>
          <w:szCs w:val="28"/>
        </w:rPr>
        <w:t>.</w:t>
      </w:r>
    </w:p>
    <w:p w:rsidR="0002786E" w:rsidRDefault="0002786E" w:rsidP="003C79FB">
      <w:pPr>
        <w:pStyle w:val="Default"/>
        <w:ind w:left="720"/>
        <w:rPr>
          <w:sz w:val="28"/>
          <w:szCs w:val="28"/>
        </w:rPr>
      </w:pPr>
    </w:p>
    <w:p w:rsidR="003C79FB" w:rsidRDefault="003C79FB" w:rsidP="003C79FB">
      <w:pPr>
        <w:pStyle w:val="Default"/>
        <w:ind w:left="72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756660"/>
            <wp:effectExtent l="19050" t="0" r="2540" b="0"/>
            <wp:docPr id="11" name="Picture 10" descr="nmap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9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6E" w:rsidRDefault="0002786E" w:rsidP="003C79FB">
      <w:pPr>
        <w:pStyle w:val="Default"/>
        <w:ind w:left="720"/>
        <w:rPr>
          <w:sz w:val="28"/>
          <w:szCs w:val="28"/>
        </w:rPr>
      </w:pPr>
    </w:p>
    <w:p w:rsidR="00712802" w:rsidRDefault="00712802" w:rsidP="003C79FB">
      <w:pPr>
        <w:pStyle w:val="Default"/>
        <w:ind w:left="720"/>
        <w:rPr>
          <w:sz w:val="28"/>
          <w:szCs w:val="28"/>
        </w:rPr>
      </w:pPr>
    </w:p>
    <w:p w:rsidR="003C79FB" w:rsidRDefault="0002786E" w:rsidP="003C79FB">
      <w:pPr>
        <w:pStyle w:val="Default"/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8.Open</w:t>
      </w:r>
      <w:proofErr w:type="gramEnd"/>
      <w:r>
        <w:rPr>
          <w:sz w:val="28"/>
          <w:szCs w:val="28"/>
        </w:rPr>
        <w:t xml:space="preserve"> ports on the </w:t>
      </w:r>
      <w:proofErr w:type="spellStart"/>
      <w:r>
        <w:rPr>
          <w:sz w:val="28"/>
          <w:szCs w:val="28"/>
        </w:rPr>
        <w:t>gitam</w:t>
      </w:r>
      <w:proofErr w:type="spellEnd"/>
      <w:r>
        <w:rPr>
          <w:sz w:val="28"/>
          <w:szCs w:val="28"/>
        </w:rPr>
        <w:t xml:space="preserve"> website</w:t>
      </w:r>
      <w:r w:rsidR="00712802">
        <w:rPr>
          <w:sz w:val="28"/>
          <w:szCs w:val="28"/>
        </w:rPr>
        <w:t>.</w:t>
      </w:r>
    </w:p>
    <w:p w:rsidR="00712802" w:rsidRDefault="00712802" w:rsidP="003C79FB">
      <w:pPr>
        <w:pStyle w:val="Default"/>
        <w:ind w:left="720"/>
        <w:rPr>
          <w:sz w:val="28"/>
          <w:szCs w:val="28"/>
        </w:rPr>
      </w:pPr>
    </w:p>
    <w:p w:rsidR="0002786E" w:rsidRDefault="0002786E" w:rsidP="003C79FB">
      <w:pPr>
        <w:pStyle w:val="Default"/>
        <w:ind w:left="72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436110"/>
            <wp:effectExtent l="19050" t="0" r="2540" b="0"/>
            <wp:docPr id="12" name="Picture 11" descr="namp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mp8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FB" w:rsidRPr="003C79FB" w:rsidRDefault="003C79FB" w:rsidP="003C79FB">
      <w:pPr>
        <w:pStyle w:val="Default"/>
        <w:ind w:left="720"/>
        <w:rPr>
          <w:sz w:val="28"/>
          <w:szCs w:val="28"/>
        </w:rPr>
      </w:pPr>
    </w:p>
    <w:p w:rsidR="00182C06" w:rsidRPr="00182C06" w:rsidRDefault="00182C06" w:rsidP="00182C06">
      <w:pPr>
        <w:pStyle w:val="ListParagraph"/>
        <w:rPr>
          <w:b/>
          <w:sz w:val="28"/>
          <w:szCs w:val="28"/>
        </w:rPr>
      </w:pPr>
    </w:p>
    <w:sectPr w:rsidR="00182C06" w:rsidRPr="00182C06" w:rsidSect="002F4E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A1822"/>
    <w:multiLevelType w:val="hybridMultilevel"/>
    <w:tmpl w:val="0936A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AE3E31"/>
    <w:multiLevelType w:val="multilevel"/>
    <w:tmpl w:val="61B013D4"/>
    <w:lvl w:ilvl="0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>
    <w:nsid w:val="4AAC6F87"/>
    <w:multiLevelType w:val="hybridMultilevel"/>
    <w:tmpl w:val="BA3640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1D31BE"/>
    <w:multiLevelType w:val="multilevel"/>
    <w:tmpl w:val="F466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694A04EE"/>
    <w:multiLevelType w:val="hybridMultilevel"/>
    <w:tmpl w:val="C10091A2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proofState w:spelling="clean" w:grammar="clean"/>
  <w:defaultTabStop w:val="720"/>
  <w:characterSpacingControl w:val="doNotCompress"/>
  <w:compat/>
  <w:rsids>
    <w:rsidRoot w:val="00CB1ECB"/>
    <w:rsid w:val="0002786E"/>
    <w:rsid w:val="00182C06"/>
    <w:rsid w:val="002F4E3C"/>
    <w:rsid w:val="003C79FB"/>
    <w:rsid w:val="006C24BE"/>
    <w:rsid w:val="00712802"/>
    <w:rsid w:val="00B45345"/>
    <w:rsid w:val="00CB1ECB"/>
    <w:rsid w:val="00CF643C"/>
    <w:rsid w:val="00EB70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4E3C"/>
  </w:style>
  <w:style w:type="paragraph" w:styleId="Heading1">
    <w:name w:val="heading 1"/>
    <w:basedOn w:val="Normal"/>
    <w:link w:val="Heading1Char"/>
    <w:uiPriority w:val="9"/>
    <w:qFormat/>
    <w:rsid w:val="00CF64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643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1ECB"/>
    <w:pPr>
      <w:ind w:left="720"/>
      <w:contextualSpacing/>
    </w:pPr>
  </w:style>
  <w:style w:type="paragraph" w:customStyle="1" w:styleId="Default">
    <w:name w:val="Default"/>
    <w:rsid w:val="00CB1EC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B1EC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1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EC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CB1ECB"/>
    <w:rPr>
      <w:b/>
      <w:bCs/>
    </w:rPr>
  </w:style>
  <w:style w:type="paragraph" w:styleId="NormalWeb">
    <w:name w:val="Normal (Web)"/>
    <w:basedOn w:val="Normal"/>
    <w:uiPriority w:val="99"/>
    <w:unhideWhenUsed/>
    <w:rsid w:val="00CB1E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F643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CF643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vjs-control-text">
    <w:name w:val="vjs-control-text"/>
    <w:basedOn w:val="DefaultParagraphFont"/>
    <w:rsid w:val="00CF643C"/>
  </w:style>
  <w:style w:type="character" w:customStyle="1" w:styleId="vjs-control-text-loaded-percentage">
    <w:name w:val="vjs-control-text-loaded-percentage"/>
    <w:basedOn w:val="DefaultParagraphFont"/>
    <w:rsid w:val="00CF643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46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33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764745">
                      <w:marLeft w:val="107"/>
                      <w:marRight w:val="107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013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99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7335">
          <w:marLeft w:val="0"/>
          <w:marRight w:val="0"/>
          <w:marTop w:val="85"/>
          <w:marBottom w:val="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map.org/download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javatpoint.com/windows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javatpoint.com/linux-tutorial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s://www.educba.com/penetration-testing/" TargetMode="External"/><Relationship Id="rId15" Type="http://schemas.openxmlformats.org/officeDocument/2006/relationships/image" Target="media/image6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://www.gitam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dell'</dc:creator>
  <cp:lastModifiedBy>dell'</cp:lastModifiedBy>
  <cp:revision>4</cp:revision>
  <dcterms:created xsi:type="dcterms:W3CDTF">2021-05-15T10:11:00Z</dcterms:created>
  <dcterms:modified xsi:type="dcterms:W3CDTF">2021-05-15T14:23:00Z</dcterms:modified>
</cp:coreProperties>
</file>